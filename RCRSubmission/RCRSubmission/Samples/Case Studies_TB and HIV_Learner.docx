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6AA081" w14:textId="13E9DCBB" w:rsidR="00A60905" w:rsidRDefault="00AE0517" w:rsidP="00AE0517">
      <w:pPr>
        <w:tabs>
          <w:tab w:val="center" w:pos="4320"/>
          <w:tab w:val="right" w:pos="8640"/>
        </w:tabs>
      </w:pPr>
      <w:r>
        <w:tab/>
      </w:r>
      <w:r>
        <w:tab/>
      </w:r>
      <w:r>
        <w:rPr>
          <w:noProof/>
        </w:rPr>
        <w:drawing>
          <wp:inline distT="0" distB="0" distL="0" distR="0" wp14:anchorId="5EA6C0D7" wp14:editId="30635F80">
            <wp:extent cx="1597660" cy="654485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FM_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959" cy="6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2D5C04">
        <w:rPr>
          <w:noProof/>
        </w:rPr>
        <w:drawing>
          <wp:inline distT="0" distB="0" distL="0" distR="0" wp14:anchorId="5E6A8479" wp14:editId="6CE8AFD6">
            <wp:extent cx="800100" cy="790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MRD 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905">
        <w:t xml:space="preserve">                                     </w:t>
      </w:r>
    </w:p>
    <w:p w14:paraId="12106DF8" w14:textId="77777777" w:rsidR="002D5C04" w:rsidRDefault="002D5C04"/>
    <w:p w14:paraId="7FDC80A1" w14:textId="5D87EE96" w:rsidR="00DA370B" w:rsidRDefault="002D5C04" w:rsidP="00073A77">
      <w:r>
        <w:rPr>
          <w:noProof/>
        </w:rPr>
        <w:drawing>
          <wp:inline distT="0" distB="0" distL="0" distR="0" wp14:anchorId="2599B5F2" wp14:editId="11DEF928">
            <wp:extent cx="5257800" cy="83065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R_log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B7B" w14:textId="77777777" w:rsidR="00A60905" w:rsidRDefault="00A60905" w:rsidP="00A60905">
      <w:pPr>
        <w:jc w:val="right"/>
      </w:pPr>
    </w:p>
    <w:p w14:paraId="32C8236D" w14:textId="77777777" w:rsidR="00675F3E" w:rsidRPr="00675F3E" w:rsidRDefault="00675F3E" w:rsidP="00675F3E">
      <w:pPr>
        <w:rPr>
          <w:rFonts w:ascii="Arial" w:hAnsi="Arial" w:cs="Arial"/>
          <w:b/>
          <w:i/>
          <w:sz w:val="28"/>
          <w:szCs w:val="28"/>
        </w:rPr>
      </w:pPr>
      <w:r w:rsidRPr="00675F3E">
        <w:rPr>
          <w:rFonts w:ascii="Arial" w:hAnsi="Arial" w:cs="Arial"/>
          <w:b/>
          <w:i/>
          <w:sz w:val="28"/>
          <w:szCs w:val="28"/>
        </w:rPr>
        <w:t>TB and HIV Case Studies- Learner’s Handout</w:t>
      </w:r>
    </w:p>
    <w:p w14:paraId="4303CB63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>In groups of 3-4</w:t>
      </w:r>
      <w:proofErr w:type="gramStart"/>
      <w:r w:rsidRPr="00675F3E">
        <w:rPr>
          <w:rFonts w:ascii="Arial" w:hAnsi="Arial" w:cs="Arial"/>
        </w:rPr>
        <w:t>,  review</w:t>
      </w:r>
      <w:proofErr w:type="gramEnd"/>
      <w:r w:rsidRPr="00675F3E">
        <w:rPr>
          <w:rFonts w:ascii="Arial" w:hAnsi="Arial" w:cs="Arial"/>
        </w:rPr>
        <w:t xml:space="preserve"> these case studies and come up with answers to the questions as best you can using resources you may have available to you (PDA or web based).</w:t>
      </w:r>
    </w:p>
    <w:p w14:paraId="039E770D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Case Study #1: </w:t>
      </w:r>
    </w:p>
    <w:p w14:paraId="7149D847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>History and Exam:</w:t>
      </w:r>
    </w:p>
    <w:p w14:paraId="38FB2297" w14:textId="77777777" w:rsidR="00675F3E" w:rsidRPr="00675F3E" w:rsidRDefault="00675F3E" w:rsidP="00675F3E">
      <w:pPr>
        <w:numPr>
          <w:ilvl w:val="0"/>
          <w:numId w:val="4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37 </w:t>
      </w:r>
      <w:proofErr w:type="spellStart"/>
      <w:r w:rsidRPr="00675F3E">
        <w:rPr>
          <w:rFonts w:ascii="Arial" w:hAnsi="Arial" w:cs="Arial"/>
        </w:rPr>
        <w:t>y.o</w:t>
      </w:r>
      <w:proofErr w:type="spellEnd"/>
      <w:r w:rsidRPr="00675F3E">
        <w:rPr>
          <w:rFonts w:ascii="Arial" w:hAnsi="Arial" w:cs="Arial"/>
        </w:rPr>
        <w:t xml:space="preserve">. Ethiopian male presents with shortness of breath, tachypnea with marked work of breathing noted for the past 3 days.  He also reports fatigue and weight loss for the past 3 months. </w:t>
      </w:r>
      <w:ins w:id="0" w:author="User" w:date="2011-07-20T16:43:00Z">
        <w:r w:rsidRPr="00675F3E">
          <w:rPr>
            <w:rFonts w:ascii="Arial" w:hAnsi="Arial" w:cs="Arial"/>
          </w:rPr>
          <w:t xml:space="preserve"> </w:t>
        </w:r>
      </w:ins>
    </w:p>
    <w:p w14:paraId="156ACC01" w14:textId="04C90C91" w:rsidR="00675F3E" w:rsidRPr="00675F3E" w:rsidRDefault="00675F3E" w:rsidP="00675F3E">
      <w:pPr>
        <w:numPr>
          <w:ilvl w:val="0"/>
          <w:numId w:val="4"/>
        </w:numPr>
        <w:rPr>
          <w:rFonts w:ascii="Arial" w:hAnsi="Arial" w:cs="Arial"/>
        </w:rPr>
      </w:pPr>
      <w:r w:rsidRPr="00675F3E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43224F80" wp14:editId="5EC75970">
            <wp:simplePos x="0" y="0"/>
            <wp:positionH relativeFrom="column">
              <wp:posOffset>2903220</wp:posOffset>
            </wp:positionH>
            <wp:positionV relativeFrom="paragraph">
              <wp:posOffset>207645</wp:posOffset>
            </wp:positionV>
            <wp:extent cx="3268980" cy="2978785"/>
            <wp:effectExtent l="0" t="0" r="7620" b="0"/>
            <wp:wrapTight wrapText="bothSides">
              <wp:wrapPolygon edited="0">
                <wp:start x="1678" y="0"/>
                <wp:lineTo x="671" y="553"/>
                <wp:lineTo x="0" y="1658"/>
                <wp:lineTo x="0" y="19708"/>
                <wp:lineTo x="671" y="20997"/>
                <wp:lineTo x="1678" y="21365"/>
                <wp:lineTo x="19804" y="21365"/>
                <wp:lineTo x="20811" y="20997"/>
                <wp:lineTo x="21483" y="19708"/>
                <wp:lineTo x="21483" y="1658"/>
                <wp:lineTo x="20811" y="553"/>
                <wp:lineTo x="19804" y="0"/>
                <wp:lineTo x="1678" y="0"/>
              </wp:wrapPolygon>
            </wp:wrapTight>
            <wp:docPr id="5" name="Picture 3" descr="TB-PCP-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B-PCP-smal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12000" contrast="12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97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3E">
        <w:rPr>
          <w:rFonts w:ascii="Arial" w:hAnsi="Arial" w:cs="Arial"/>
        </w:rPr>
        <w:t>Exam: afebrile, BP 90/72,P=110, RR 52, O2 sat = 41%</w:t>
      </w:r>
    </w:p>
    <w:p w14:paraId="3D211157" w14:textId="77777777" w:rsidR="00675F3E" w:rsidRPr="00675F3E" w:rsidRDefault="00675F3E" w:rsidP="00675F3E">
      <w:pPr>
        <w:numPr>
          <w:ilvl w:val="1"/>
          <w:numId w:val="4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MS – </w:t>
      </w:r>
      <w:proofErr w:type="spellStart"/>
      <w:r w:rsidRPr="00675F3E">
        <w:rPr>
          <w:rFonts w:ascii="Arial" w:hAnsi="Arial" w:cs="Arial"/>
        </w:rPr>
        <w:t>arousable</w:t>
      </w:r>
      <w:proofErr w:type="spellEnd"/>
      <w:r w:rsidRPr="00675F3E">
        <w:rPr>
          <w:rFonts w:ascii="Arial" w:hAnsi="Arial" w:cs="Arial"/>
        </w:rPr>
        <w:t xml:space="preserve">, not coherent, </w:t>
      </w:r>
    </w:p>
    <w:p w14:paraId="38A2FB51" w14:textId="77777777" w:rsidR="00675F3E" w:rsidRPr="00675F3E" w:rsidRDefault="00675F3E" w:rsidP="00675F3E">
      <w:pPr>
        <w:numPr>
          <w:ilvl w:val="1"/>
          <w:numId w:val="4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Thin, wasted appearance</w:t>
      </w:r>
    </w:p>
    <w:p w14:paraId="5F901B8E" w14:textId="77777777" w:rsidR="00675F3E" w:rsidRPr="00675F3E" w:rsidRDefault="00675F3E" w:rsidP="00675F3E">
      <w:pPr>
        <w:numPr>
          <w:ilvl w:val="1"/>
          <w:numId w:val="4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Chest – Bilateral </w:t>
      </w:r>
      <w:proofErr w:type="spellStart"/>
      <w:r w:rsidRPr="00675F3E">
        <w:rPr>
          <w:rFonts w:ascii="Arial" w:hAnsi="Arial" w:cs="Arial"/>
        </w:rPr>
        <w:t>rales</w:t>
      </w:r>
      <w:proofErr w:type="spellEnd"/>
    </w:p>
    <w:p w14:paraId="367DFB37" w14:textId="77777777" w:rsidR="00675F3E" w:rsidRPr="00675F3E" w:rsidRDefault="00675F3E" w:rsidP="00675F3E">
      <w:pPr>
        <w:numPr>
          <w:ilvl w:val="1"/>
          <w:numId w:val="4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CV – RRR, </w:t>
      </w:r>
      <w:proofErr w:type="spellStart"/>
      <w:r w:rsidRPr="00675F3E">
        <w:rPr>
          <w:rFonts w:ascii="Arial" w:hAnsi="Arial" w:cs="Arial"/>
        </w:rPr>
        <w:t>tachy</w:t>
      </w:r>
      <w:proofErr w:type="spellEnd"/>
    </w:p>
    <w:p w14:paraId="1A1B44A6" w14:textId="77777777" w:rsidR="00675F3E" w:rsidRPr="00675F3E" w:rsidRDefault="00675F3E" w:rsidP="00675F3E">
      <w:pPr>
        <w:numPr>
          <w:ilvl w:val="1"/>
          <w:numId w:val="4"/>
        </w:numPr>
        <w:rPr>
          <w:rFonts w:ascii="Arial" w:hAnsi="Arial" w:cs="Arial"/>
        </w:rPr>
      </w:pPr>
      <w:proofErr w:type="spellStart"/>
      <w:r w:rsidRPr="00675F3E">
        <w:rPr>
          <w:rFonts w:ascii="Arial" w:hAnsi="Arial" w:cs="Arial"/>
        </w:rPr>
        <w:t>Neuro</w:t>
      </w:r>
      <w:proofErr w:type="spellEnd"/>
      <w:r w:rsidRPr="00675F3E">
        <w:rPr>
          <w:rFonts w:ascii="Arial" w:hAnsi="Arial" w:cs="Arial"/>
        </w:rPr>
        <w:t xml:space="preserve"> – Normal DTR’s, no focal weakness or sensory changes</w:t>
      </w:r>
    </w:p>
    <w:p w14:paraId="23255BB7" w14:textId="77777777" w:rsidR="00675F3E" w:rsidRPr="00675F3E" w:rsidRDefault="00675F3E" w:rsidP="00675F3E">
      <w:pPr>
        <w:ind w:left="360"/>
        <w:rPr>
          <w:rFonts w:ascii="Arial" w:hAnsi="Arial" w:cs="Arial"/>
          <w:b/>
        </w:rPr>
      </w:pPr>
      <w:r w:rsidRPr="00675F3E">
        <w:rPr>
          <w:rFonts w:ascii="Arial" w:hAnsi="Arial" w:cs="Arial"/>
          <w:b/>
        </w:rPr>
        <w:t>What are the top 3 diagnoses on your differential?</w:t>
      </w:r>
    </w:p>
    <w:p w14:paraId="6B3C32ED" w14:textId="77777777" w:rsidR="00675F3E" w:rsidRPr="00675F3E" w:rsidRDefault="00675F3E" w:rsidP="00675F3E">
      <w:pPr>
        <w:ind w:left="720"/>
        <w:rPr>
          <w:rFonts w:ascii="Arial" w:hAnsi="Arial" w:cs="Arial"/>
        </w:rPr>
      </w:pPr>
    </w:p>
    <w:p w14:paraId="7F7A97D1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Group Questions: </w:t>
      </w:r>
    </w:p>
    <w:p w14:paraId="1D1F3885" w14:textId="77777777" w:rsidR="00675F3E" w:rsidRPr="00675F3E" w:rsidRDefault="00675F3E" w:rsidP="00675F3E">
      <w:pPr>
        <w:numPr>
          <w:ilvl w:val="0"/>
          <w:numId w:val="5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features of the history are most suggestive of TB?</w:t>
      </w:r>
    </w:p>
    <w:p w14:paraId="51C80914" w14:textId="77777777" w:rsidR="00675F3E" w:rsidRPr="00675F3E" w:rsidRDefault="00675F3E" w:rsidP="00675F3E">
      <w:pPr>
        <w:rPr>
          <w:rFonts w:ascii="Arial" w:hAnsi="Arial" w:cs="Arial"/>
        </w:rPr>
      </w:pPr>
    </w:p>
    <w:p w14:paraId="0211180A" w14:textId="77777777" w:rsidR="00675F3E" w:rsidRPr="00675F3E" w:rsidRDefault="00675F3E" w:rsidP="00675F3E">
      <w:pPr>
        <w:rPr>
          <w:rFonts w:ascii="Arial" w:hAnsi="Arial" w:cs="Arial"/>
        </w:rPr>
      </w:pPr>
    </w:p>
    <w:p w14:paraId="64D3EDF4" w14:textId="77777777" w:rsidR="00675F3E" w:rsidRPr="00675F3E" w:rsidRDefault="00675F3E" w:rsidP="00675F3E">
      <w:pPr>
        <w:numPr>
          <w:ilvl w:val="0"/>
          <w:numId w:val="5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exam findings are most concerning?</w:t>
      </w:r>
    </w:p>
    <w:p w14:paraId="315C9DEF" w14:textId="77777777" w:rsidR="00675F3E" w:rsidRPr="00675F3E" w:rsidRDefault="00675F3E" w:rsidP="00675F3E">
      <w:pPr>
        <w:rPr>
          <w:rFonts w:ascii="Arial" w:hAnsi="Arial" w:cs="Arial"/>
        </w:rPr>
      </w:pPr>
    </w:p>
    <w:p w14:paraId="4923A0B5" w14:textId="77777777" w:rsidR="00675F3E" w:rsidRPr="00675F3E" w:rsidRDefault="00675F3E" w:rsidP="00675F3E">
      <w:pPr>
        <w:rPr>
          <w:rFonts w:ascii="Arial" w:hAnsi="Arial" w:cs="Arial"/>
        </w:rPr>
      </w:pPr>
    </w:p>
    <w:p w14:paraId="76D91325" w14:textId="77777777" w:rsidR="00675F3E" w:rsidRPr="00675F3E" w:rsidRDefault="00675F3E" w:rsidP="00675F3E">
      <w:pPr>
        <w:numPr>
          <w:ilvl w:val="0"/>
          <w:numId w:val="5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How might your examination findings/vital signs inform your differential between TB and PCP pneumonia?</w:t>
      </w:r>
    </w:p>
    <w:p w14:paraId="00C07904" w14:textId="77777777" w:rsidR="00675F3E" w:rsidRPr="00675F3E" w:rsidRDefault="00675F3E" w:rsidP="00675F3E">
      <w:pPr>
        <w:rPr>
          <w:rFonts w:ascii="Arial" w:hAnsi="Arial" w:cs="Arial"/>
        </w:rPr>
      </w:pPr>
    </w:p>
    <w:p w14:paraId="72EF4A9E" w14:textId="77777777" w:rsidR="00675F3E" w:rsidRPr="00675F3E" w:rsidRDefault="00675F3E" w:rsidP="00675F3E">
      <w:pPr>
        <w:rPr>
          <w:rFonts w:ascii="Arial" w:hAnsi="Arial" w:cs="Arial"/>
        </w:rPr>
      </w:pPr>
    </w:p>
    <w:p w14:paraId="610E8A21" w14:textId="77777777" w:rsidR="00675F3E" w:rsidRPr="00675F3E" w:rsidRDefault="00675F3E" w:rsidP="00675F3E">
      <w:pPr>
        <w:numPr>
          <w:ilvl w:val="0"/>
          <w:numId w:val="5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diagnostic and laboratory studies are essential in a low resource setting to manage this patient?</w:t>
      </w:r>
    </w:p>
    <w:p w14:paraId="05D60D9A" w14:textId="77777777" w:rsidR="00675F3E" w:rsidRPr="00675F3E" w:rsidRDefault="00675F3E" w:rsidP="00675F3E">
      <w:pPr>
        <w:rPr>
          <w:rFonts w:ascii="Arial" w:hAnsi="Arial" w:cs="Arial"/>
        </w:rPr>
      </w:pPr>
    </w:p>
    <w:p w14:paraId="7FD478DA" w14:textId="77777777" w:rsidR="00675F3E" w:rsidRPr="00675F3E" w:rsidRDefault="00675F3E" w:rsidP="00675F3E">
      <w:pPr>
        <w:rPr>
          <w:rFonts w:ascii="Arial" w:hAnsi="Arial" w:cs="Arial"/>
        </w:rPr>
      </w:pPr>
    </w:p>
    <w:p w14:paraId="152D2DF9" w14:textId="77777777" w:rsidR="00675F3E" w:rsidRPr="00675F3E" w:rsidRDefault="00675F3E" w:rsidP="00675F3E">
      <w:pPr>
        <w:numPr>
          <w:ilvl w:val="0"/>
          <w:numId w:val="5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would you choose to begin for empiric treatment?</w:t>
      </w:r>
    </w:p>
    <w:p w14:paraId="014956CB" w14:textId="77777777" w:rsidR="00675F3E" w:rsidRPr="00675F3E" w:rsidRDefault="00675F3E" w:rsidP="00675F3E">
      <w:pPr>
        <w:rPr>
          <w:rFonts w:ascii="Arial" w:hAnsi="Arial" w:cs="Arial"/>
        </w:rPr>
      </w:pPr>
    </w:p>
    <w:p w14:paraId="75935919" w14:textId="77777777" w:rsidR="00675F3E" w:rsidRPr="00675F3E" w:rsidRDefault="00675F3E" w:rsidP="00675F3E">
      <w:pPr>
        <w:rPr>
          <w:rFonts w:ascii="Arial" w:hAnsi="Arial" w:cs="Arial"/>
        </w:rPr>
      </w:pPr>
    </w:p>
    <w:p w14:paraId="30CE0C7F" w14:textId="77777777" w:rsidR="00675F3E" w:rsidRPr="00675F3E" w:rsidRDefault="00675F3E" w:rsidP="00675F3E">
      <w:pPr>
        <w:numPr>
          <w:ilvl w:val="0"/>
          <w:numId w:val="5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prophylactic/preventative treatment might you include?</w:t>
      </w:r>
    </w:p>
    <w:p w14:paraId="6BC21F41" w14:textId="77777777" w:rsidR="00675F3E" w:rsidRPr="00675F3E" w:rsidRDefault="00675F3E" w:rsidP="00675F3E">
      <w:pPr>
        <w:rPr>
          <w:rFonts w:ascii="Arial" w:hAnsi="Arial" w:cs="Arial"/>
        </w:rPr>
      </w:pPr>
    </w:p>
    <w:p w14:paraId="1135E685" w14:textId="77777777" w:rsidR="00675F3E" w:rsidRPr="00675F3E" w:rsidRDefault="00675F3E" w:rsidP="00675F3E">
      <w:pPr>
        <w:rPr>
          <w:rFonts w:ascii="Arial" w:hAnsi="Arial" w:cs="Arial"/>
        </w:rPr>
      </w:pPr>
    </w:p>
    <w:p w14:paraId="5BD930FD" w14:textId="77777777" w:rsidR="00675F3E" w:rsidRPr="00675F3E" w:rsidRDefault="00675F3E" w:rsidP="00675F3E">
      <w:pPr>
        <w:numPr>
          <w:ilvl w:val="0"/>
          <w:numId w:val="5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When can you start to treat HIV if the patient is HIV positive?  </w:t>
      </w:r>
    </w:p>
    <w:p w14:paraId="4F7F9083" w14:textId="77777777" w:rsidR="00675F3E" w:rsidRPr="00675F3E" w:rsidRDefault="00675F3E" w:rsidP="00675F3E">
      <w:pPr>
        <w:rPr>
          <w:rFonts w:ascii="Arial" w:hAnsi="Arial" w:cs="Arial"/>
        </w:rPr>
      </w:pPr>
    </w:p>
    <w:p w14:paraId="6BD7C5CF" w14:textId="77777777" w:rsidR="00675F3E" w:rsidRPr="00675F3E" w:rsidRDefault="00675F3E" w:rsidP="00675F3E">
      <w:pPr>
        <w:rPr>
          <w:rFonts w:ascii="Arial" w:hAnsi="Arial" w:cs="Arial"/>
        </w:rPr>
      </w:pPr>
    </w:p>
    <w:p w14:paraId="4FCC7655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>Case Study #2</w:t>
      </w:r>
    </w:p>
    <w:p w14:paraId="71E47683" w14:textId="77777777" w:rsidR="00675F3E" w:rsidRPr="00675F3E" w:rsidRDefault="00675F3E" w:rsidP="00675F3E">
      <w:pPr>
        <w:rPr>
          <w:rFonts w:ascii="Arial" w:hAnsi="Arial" w:cs="Arial"/>
        </w:rPr>
      </w:pPr>
    </w:p>
    <w:p w14:paraId="64A38569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History and Exam: </w:t>
      </w:r>
    </w:p>
    <w:p w14:paraId="7041F6DE" w14:textId="77777777" w:rsidR="00675F3E" w:rsidRPr="00675F3E" w:rsidRDefault="00675F3E" w:rsidP="00675F3E">
      <w:pPr>
        <w:rPr>
          <w:rFonts w:ascii="Arial" w:hAnsi="Arial" w:cs="Arial"/>
        </w:rPr>
      </w:pPr>
    </w:p>
    <w:p w14:paraId="2DA887CE" w14:textId="77777777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27 </w:t>
      </w:r>
      <w:proofErr w:type="spellStart"/>
      <w:r w:rsidRPr="00675F3E">
        <w:rPr>
          <w:rFonts w:ascii="Arial" w:hAnsi="Arial" w:cs="Arial"/>
        </w:rPr>
        <w:t>y.o</w:t>
      </w:r>
      <w:proofErr w:type="spellEnd"/>
      <w:r w:rsidRPr="00675F3E">
        <w:rPr>
          <w:rFonts w:ascii="Arial" w:hAnsi="Arial" w:cs="Arial"/>
        </w:rPr>
        <w:t>. Indian male from Bangalore admitted for confusion and weight loss.  Diagnosed HIV positive 3 months ago.  Started HAART  (</w:t>
      </w:r>
      <w:proofErr w:type="spellStart"/>
      <w:r w:rsidRPr="00675F3E">
        <w:rPr>
          <w:rFonts w:ascii="Arial" w:hAnsi="Arial" w:cs="Arial"/>
        </w:rPr>
        <w:t>nevirapine</w:t>
      </w:r>
      <w:proofErr w:type="spellEnd"/>
      <w:r w:rsidRPr="00675F3E">
        <w:rPr>
          <w:rFonts w:ascii="Arial" w:hAnsi="Arial" w:cs="Arial"/>
        </w:rPr>
        <w:t xml:space="preserve">, </w:t>
      </w:r>
      <w:proofErr w:type="spellStart"/>
      <w:r w:rsidRPr="00675F3E">
        <w:rPr>
          <w:rFonts w:ascii="Arial" w:hAnsi="Arial" w:cs="Arial"/>
        </w:rPr>
        <w:t>lamovidine</w:t>
      </w:r>
      <w:proofErr w:type="spellEnd"/>
      <w:r w:rsidRPr="00675F3E">
        <w:rPr>
          <w:rFonts w:ascii="Arial" w:hAnsi="Arial" w:cs="Arial"/>
        </w:rPr>
        <w:t xml:space="preserve">, </w:t>
      </w:r>
      <w:proofErr w:type="spellStart"/>
      <w:r w:rsidRPr="00675F3E">
        <w:rPr>
          <w:rFonts w:ascii="Arial" w:hAnsi="Arial" w:cs="Arial"/>
        </w:rPr>
        <w:t>abacavir</w:t>
      </w:r>
      <w:proofErr w:type="spellEnd"/>
      <w:r w:rsidRPr="00675F3E">
        <w:rPr>
          <w:rFonts w:ascii="Arial" w:hAnsi="Arial" w:cs="Arial"/>
        </w:rPr>
        <w:t xml:space="preserve">) 7 days prior to admission.  Fevers to 39 degrees noted.  + </w:t>
      </w:r>
      <w:proofErr w:type="gramStart"/>
      <w:r w:rsidRPr="00675F3E">
        <w:rPr>
          <w:rFonts w:ascii="Arial" w:hAnsi="Arial" w:cs="Arial"/>
        </w:rPr>
        <w:t>drenching</w:t>
      </w:r>
      <w:proofErr w:type="gramEnd"/>
      <w:r w:rsidRPr="00675F3E">
        <w:rPr>
          <w:rFonts w:ascii="Arial" w:hAnsi="Arial" w:cs="Arial"/>
        </w:rPr>
        <w:t xml:space="preserve"> night sweats for 3 months.  </w:t>
      </w:r>
    </w:p>
    <w:p w14:paraId="356EA5B4" w14:textId="3E74E01B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Denies any cough, SOB.  + 40# weight loss over the last year.  No chest pain or abdominal pain.  No diarrhea.</w:t>
      </w:r>
    </w:p>
    <w:p w14:paraId="70D7C93F" w14:textId="24C63AA3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r w:rsidRPr="00675F3E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650BF50" wp14:editId="2C6129A5">
            <wp:simplePos x="0" y="0"/>
            <wp:positionH relativeFrom="column">
              <wp:posOffset>3200400</wp:posOffset>
            </wp:positionH>
            <wp:positionV relativeFrom="paragraph">
              <wp:posOffset>268605</wp:posOffset>
            </wp:positionV>
            <wp:extent cx="2857500" cy="3022600"/>
            <wp:effectExtent l="0" t="0" r="0" b="0"/>
            <wp:wrapTight wrapText="bothSides">
              <wp:wrapPolygon edited="0">
                <wp:start x="768" y="0"/>
                <wp:lineTo x="192" y="908"/>
                <wp:lineTo x="192" y="20692"/>
                <wp:lineTo x="768" y="21418"/>
                <wp:lineTo x="20736" y="21418"/>
                <wp:lineTo x="21312" y="20692"/>
                <wp:lineTo x="21312" y="908"/>
                <wp:lineTo x="20736" y="0"/>
                <wp:lineTo x="768" y="0"/>
              </wp:wrapPolygon>
            </wp:wrapTight>
            <wp:docPr id="1" name="Content Placeholder 3" descr="Miliary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Placeholder 3" descr="MiliaryT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F3E">
        <w:rPr>
          <w:rFonts w:ascii="Arial" w:hAnsi="Arial" w:cs="Arial"/>
        </w:rPr>
        <w:t>Exam: Thin, male, oriented to self, place but not date/day.  VS: T= 38.6, RR = 16, P = 102, BP 94/78.  O2 Sat = 94%</w:t>
      </w:r>
    </w:p>
    <w:p w14:paraId="21507471" w14:textId="77777777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HEENT - + diffuse </w:t>
      </w:r>
      <w:proofErr w:type="spellStart"/>
      <w:r w:rsidRPr="00675F3E">
        <w:rPr>
          <w:rFonts w:ascii="Arial" w:hAnsi="Arial" w:cs="Arial"/>
        </w:rPr>
        <w:t>shotty</w:t>
      </w:r>
      <w:proofErr w:type="spellEnd"/>
      <w:r w:rsidRPr="00675F3E">
        <w:rPr>
          <w:rFonts w:ascii="Arial" w:hAnsi="Arial" w:cs="Arial"/>
        </w:rPr>
        <w:t xml:space="preserve"> </w:t>
      </w:r>
      <w:proofErr w:type="spellStart"/>
      <w:r w:rsidRPr="00675F3E">
        <w:rPr>
          <w:rFonts w:ascii="Arial" w:hAnsi="Arial" w:cs="Arial"/>
        </w:rPr>
        <w:t>adenopathy</w:t>
      </w:r>
      <w:proofErr w:type="spellEnd"/>
    </w:p>
    <w:p w14:paraId="268FE4F3" w14:textId="77777777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Chest – Clear</w:t>
      </w:r>
    </w:p>
    <w:p w14:paraId="794F0635" w14:textId="77777777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CV- RRR no murmur</w:t>
      </w:r>
    </w:p>
    <w:p w14:paraId="67AE077A" w14:textId="77777777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proofErr w:type="spellStart"/>
      <w:r w:rsidRPr="00675F3E">
        <w:rPr>
          <w:rFonts w:ascii="Arial" w:hAnsi="Arial" w:cs="Arial"/>
        </w:rPr>
        <w:t>Abd</w:t>
      </w:r>
      <w:proofErr w:type="spellEnd"/>
      <w:r w:rsidRPr="00675F3E">
        <w:rPr>
          <w:rFonts w:ascii="Arial" w:hAnsi="Arial" w:cs="Arial"/>
        </w:rPr>
        <w:t xml:space="preserve"> – soft, scaphoid</w:t>
      </w:r>
    </w:p>
    <w:p w14:paraId="1A61C6A3" w14:textId="77777777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Ext – no edema, lesions or ulcerations</w:t>
      </w:r>
    </w:p>
    <w:p w14:paraId="340E2399" w14:textId="77777777" w:rsidR="00675F3E" w:rsidRPr="00675F3E" w:rsidRDefault="00675F3E" w:rsidP="00675F3E">
      <w:pPr>
        <w:numPr>
          <w:ilvl w:val="0"/>
          <w:numId w:val="6"/>
        </w:numPr>
        <w:rPr>
          <w:rFonts w:ascii="Arial" w:hAnsi="Arial" w:cs="Arial"/>
        </w:rPr>
      </w:pPr>
      <w:proofErr w:type="spellStart"/>
      <w:r w:rsidRPr="00675F3E">
        <w:rPr>
          <w:rFonts w:ascii="Arial" w:hAnsi="Arial" w:cs="Arial"/>
        </w:rPr>
        <w:t>Neuro</w:t>
      </w:r>
      <w:proofErr w:type="spellEnd"/>
      <w:r w:rsidRPr="00675F3E">
        <w:rPr>
          <w:rFonts w:ascii="Arial" w:hAnsi="Arial" w:cs="Arial"/>
        </w:rPr>
        <w:t>:  normal reflexes, no focal deficits</w:t>
      </w:r>
    </w:p>
    <w:p w14:paraId="1D7869E5" w14:textId="77777777" w:rsidR="00675F3E" w:rsidRPr="00675F3E" w:rsidRDefault="00675F3E" w:rsidP="00675F3E">
      <w:pPr>
        <w:rPr>
          <w:rFonts w:ascii="Arial" w:hAnsi="Arial" w:cs="Arial"/>
        </w:rPr>
      </w:pPr>
    </w:p>
    <w:p w14:paraId="2F832A58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>Review the CXR:</w:t>
      </w:r>
    </w:p>
    <w:p w14:paraId="55FC35A1" w14:textId="77777777" w:rsidR="00675F3E" w:rsidRPr="00675F3E" w:rsidRDefault="00675F3E" w:rsidP="00675F3E">
      <w:pPr>
        <w:rPr>
          <w:rFonts w:ascii="Arial" w:hAnsi="Arial" w:cs="Arial"/>
        </w:rPr>
      </w:pPr>
    </w:p>
    <w:p w14:paraId="47A23C27" w14:textId="77777777" w:rsidR="00675F3E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 xml:space="preserve">Questions: </w:t>
      </w:r>
    </w:p>
    <w:p w14:paraId="35EA75C4" w14:textId="77777777" w:rsidR="00675F3E" w:rsidRPr="00675F3E" w:rsidRDefault="00675F3E" w:rsidP="00675F3E">
      <w:pPr>
        <w:numPr>
          <w:ilvl w:val="0"/>
          <w:numId w:val="7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concerns you about the CXR?  Is there something missed on the physical exam?</w:t>
      </w:r>
    </w:p>
    <w:p w14:paraId="7EB4B29F" w14:textId="77777777" w:rsidR="00675F3E" w:rsidRPr="00675F3E" w:rsidRDefault="00675F3E" w:rsidP="00675F3E">
      <w:pPr>
        <w:rPr>
          <w:rFonts w:ascii="Arial" w:hAnsi="Arial" w:cs="Arial"/>
        </w:rPr>
      </w:pPr>
    </w:p>
    <w:p w14:paraId="75357678" w14:textId="77777777" w:rsidR="00675F3E" w:rsidRPr="00675F3E" w:rsidRDefault="00675F3E" w:rsidP="00675F3E">
      <w:pPr>
        <w:rPr>
          <w:rFonts w:ascii="Arial" w:hAnsi="Arial" w:cs="Arial"/>
        </w:rPr>
      </w:pPr>
    </w:p>
    <w:p w14:paraId="1F0ECB6A" w14:textId="77777777" w:rsidR="00675F3E" w:rsidRPr="00675F3E" w:rsidRDefault="00675F3E" w:rsidP="00675F3E">
      <w:pPr>
        <w:numPr>
          <w:ilvl w:val="0"/>
          <w:numId w:val="7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additional diagnosis and treatment should you consider besides TB?</w:t>
      </w:r>
    </w:p>
    <w:p w14:paraId="159E51B1" w14:textId="77777777" w:rsidR="00675F3E" w:rsidRPr="00675F3E" w:rsidRDefault="00675F3E" w:rsidP="00675F3E">
      <w:pPr>
        <w:rPr>
          <w:rFonts w:ascii="Arial" w:hAnsi="Arial" w:cs="Arial"/>
        </w:rPr>
      </w:pPr>
    </w:p>
    <w:p w14:paraId="75B09EE8" w14:textId="77777777" w:rsidR="00675F3E" w:rsidRPr="00675F3E" w:rsidRDefault="00675F3E" w:rsidP="00675F3E">
      <w:pPr>
        <w:rPr>
          <w:rFonts w:ascii="Arial" w:hAnsi="Arial" w:cs="Arial"/>
        </w:rPr>
      </w:pPr>
    </w:p>
    <w:p w14:paraId="13CD1F8C" w14:textId="77777777" w:rsidR="00675F3E" w:rsidRPr="00675F3E" w:rsidRDefault="00675F3E" w:rsidP="00675F3E">
      <w:pPr>
        <w:numPr>
          <w:ilvl w:val="0"/>
          <w:numId w:val="7"/>
        </w:numPr>
        <w:rPr>
          <w:rFonts w:ascii="Arial" w:hAnsi="Arial" w:cs="Arial"/>
        </w:rPr>
      </w:pPr>
      <w:r w:rsidRPr="00675F3E">
        <w:rPr>
          <w:rFonts w:ascii="Arial" w:hAnsi="Arial" w:cs="Arial"/>
        </w:rPr>
        <w:t>What complications might you expect with the way this patient was initiated on HAART and not started on TB treatment prior to HAART?</w:t>
      </w:r>
    </w:p>
    <w:p w14:paraId="3F3FFBAD" w14:textId="77777777" w:rsidR="00675F3E" w:rsidRPr="00675F3E" w:rsidRDefault="00675F3E" w:rsidP="00675F3E">
      <w:pPr>
        <w:ind w:left="720"/>
        <w:rPr>
          <w:rFonts w:ascii="Arial" w:hAnsi="Arial" w:cs="Arial"/>
        </w:rPr>
      </w:pPr>
    </w:p>
    <w:p w14:paraId="556CF185" w14:textId="26876261" w:rsidR="006F01F3" w:rsidRPr="00675F3E" w:rsidRDefault="00675F3E" w:rsidP="00675F3E">
      <w:pPr>
        <w:rPr>
          <w:rFonts w:ascii="Arial" w:hAnsi="Arial" w:cs="Arial"/>
        </w:rPr>
      </w:pPr>
      <w:r w:rsidRPr="00675F3E">
        <w:rPr>
          <w:rFonts w:ascii="Arial" w:hAnsi="Arial" w:cs="Arial"/>
        </w:rPr>
        <w:t>Summary</w:t>
      </w:r>
      <w:bookmarkStart w:id="1" w:name="_GoBack"/>
      <w:bookmarkEnd w:id="1"/>
    </w:p>
    <w:sectPr w:rsidR="006F01F3" w:rsidRPr="00675F3E" w:rsidSect="00BD2759">
      <w:footerReference w:type="default" r:id="rId14"/>
      <w:pgSz w:w="12240" w:h="15840"/>
      <w:pgMar w:top="81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AAD55C" w14:textId="77777777" w:rsidR="002D5C04" w:rsidRDefault="002D5C04" w:rsidP="002874BC">
      <w:r>
        <w:separator/>
      </w:r>
    </w:p>
  </w:endnote>
  <w:endnote w:type="continuationSeparator" w:id="0">
    <w:p w14:paraId="6D3372F9" w14:textId="77777777" w:rsidR="002D5C04" w:rsidRDefault="002D5C04" w:rsidP="00287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7534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CE7E2" w14:textId="6E53F8DE" w:rsidR="002D5C04" w:rsidRDefault="002D5C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5F3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5CB0B9" w14:textId="77777777" w:rsidR="002D5C04" w:rsidRDefault="002D5C0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982651" w14:textId="77777777" w:rsidR="002D5C04" w:rsidRDefault="002D5C04" w:rsidP="002874BC">
      <w:r>
        <w:separator/>
      </w:r>
    </w:p>
  </w:footnote>
  <w:footnote w:type="continuationSeparator" w:id="0">
    <w:p w14:paraId="4D154E32" w14:textId="77777777" w:rsidR="002D5C04" w:rsidRDefault="002D5C04" w:rsidP="00287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12FF1"/>
    <w:multiLevelType w:val="hybridMultilevel"/>
    <w:tmpl w:val="C1C8C980"/>
    <w:lvl w:ilvl="0" w:tplc="DB7E25E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A1C0CBA">
      <w:start w:val="160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8D4A3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AE4667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5CE5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5F8925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6BC401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8FAF6C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01EDC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2E3304AB"/>
    <w:multiLevelType w:val="hybridMultilevel"/>
    <w:tmpl w:val="06265A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FD4234E"/>
    <w:multiLevelType w:val="hybridMultilevel"/>
    <w:tmpl w:val="008C5926"/>
    <w:lvl w:ilvl="0" w:tplc="8B48E738">
      <w:start w:val="1"/>
      <w:numFmt w:val="decimal"/>
      <w:lvlText w:val="%1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4C260633"/>
    <w:multiLevelType w:val="hybridMultilevel"/>
    <w:tmpl w:val="F61400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597D5DA9"/>
    <w:multiLevelType w:val="hybridMultilevel"/>
    <w:tmpl w:val="C46A89D6"/>
    <w:lvl w:ilvl="0" w:tplc="4784DF8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4E005B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DECD1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F9CEF9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846B3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9625A8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5E4C63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CCE0E3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B1A91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5DB776DF"/>
    <w:multiLevelType w:val="hybridMultilevel"/>
    <w:tmpl w:val="882EB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392769"/>
    <w:multiLevelType w:val="hybridMultilevel"/>
    <w:tmpl w:val="2ADE09A4"/>
    <w:lvl w:ilvl="0" w:tplc="E3BE8D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905"/>
    <w:rsid w:val="00073A77"/>
    <w:rsid w:val="001264CC"/>
    <w:rsid w:val="002874BC"/>
    <w:rsid w:val="002D5C04"/>
    <w:rsid w:val="003E196A"/>
    <w:rsid w:val="00675F3E"/>
    <w:rsid w:val="006F01F3"/>
    <w:rsid w:val="00871E0F"/>
    <w:rsid w:val="008D29F9"/>
    <w:rsid w:val="00A60905"/>
    <w:rsid w:val="00AB196A"/>
    <w:rsid w:val="00AE0517"/>
    <w:rsid w:val="00BD2759"/>
    <w:rsid w:val="00C02201"/>
    <w:rsid w:val="00D77620"/>
    <w:rsid w:val="00DA370B"/>
    <w:rsid w:val="00FC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  <w14:docId w14:val="643ACB4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9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90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874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4BC"/>
  </w:style>
  <w:style w:type="paragraph" w:styleId="Footer">
    <w:name w:val="footer"/>
    <w:basedOn w:val="Normal"/>
    <w:link w:val="FooterChar"/>
    <w:uiPriority w:val="99"/>
    <w:unhideWhenUsed/>
    <w:rsid w:val="002874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4B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9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90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874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4BC"/>
  </w:style>
  <w:style w:type="paragraph" w:styleId="Footer">
    <w:name w:val="footer"/>
    <w:basedOn w:val="Normal"/>
    <w:link w:val="FooterChar"/>
    <w:uiPriority w:val="99"/>
    <w:unhideWhenUsed/>
    <w:rsid w:val="002874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B7B252-AFD0-1A4C-9126-5B5C5EDF9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341</Words>
  <Characters>1948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STFM</Company>
  <LinksUpToDate>false</LinksUpToDate>
  <CharactersWithSpaces>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Melissa Abuel</dc:creator>
  <cp:lastModifiedBy>Melissa Abuel</cp:lastModifiedBy>
  <cp:revision>2</cp:revision>
  <dcterms:created xsi:type="dcterms:W3CDTF">2012-10-09T14:03:00Z</dcterms:created>
  <dcterms:modified xsi:type="dcterms:W3CDTF">2012-10-09T14:03:00Z</dcterms:modified>
</cp:coreProperties>
</file>